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54D4" w:rsidRDefault="00B154D4" w:rsidP="00B154D4">
      <w:pPr>
        <w:pStyle w:val="NormalWeb"/>
        <w:shd w:val="clear" w:color="auto" w:fill="F8F8F8"/>
        <w:spacing w:before="0" w:beforeAutospacing="0" w:after="0" w:afterAutospacing="0"/>
        <w:jc w:val="center"/>
        <w:rPr>
          <w:b/>
          <w:u w:val="single"/>
          <w:shd w:val="clear" w:color="auto" w:fill="FFFFFF"/>
        </w:rPr>
      </w:pPr>
      <w:r w:rsidRPr="00B154D4">
        <w:rPr>
          <w:b/>
          <w:u w:val="single"/>
          <w:shd w:val="clear" w:color="auto" w:fill="FFFFFF"/>
        </w:rPr>
        <w:t>LITERATURE REVIEW</w:t>
      </w:r>
    </w:p>
    <w:p w:rsidR="00B154D4" w:rsidRPr="00B154D4" w:rsidRDefault="00B154D4" w:rsidP="00B154D4">
      <w:pPr>
        <w:pStyle w:val="NormalWeb"/>
        <w:shd w:val="clear" w:color="auto" w:fill="F8F8F8"/>
        <w:spacing w:before="0" w:beforeAutospacing="0" w:after="0" w:afterAutospacing="0"/>
        <w:jc w:val="center"/>
        <w:rPr>
          <w:b/>
          <w:u w:val="single"/>
          <w:shd w:val="clear" w:color="auto" w:fill="FFFFFF"/>
        </w:rPr>
      </w:pPr>
    </w:p>
    <w:p w:rsidR="00DA761E" w:rsidRDefault="007B51C7" w:rsidP="004D1B1F">
      <w:pPr>
        <w:pStyle w:val="NormalWeb"/>
        <w:shd w:val="clear" w:color="auto" w:fill="F8F8F8"/>
        <w:spacing w:before="0" w:beforeAutospacing="0" w:after="0" w:afterAutospacing="0"/>
      </w:pPr>
      <w:r w:rsidRPr="007B51C7">
        <w:rPr>
          <w:b/>
          <w:shd w:val="clear" w:color="auto" w:fill="FFFFFF"/>
        </w:rPr>
        <w:t>WHAT:</w:t>
      </w:r>
      <w:r>
        <w:rPr>
          <w:shd w:val="clear" w:color="auto" w:fill="FFFFFF"/>
        </w:rPr>
        <w:t xml:space="preserve"> </w:t>
      </w:r>
      <w:r w:rsidR="005637F1" w:rsidRPr="004D1B1F">
        <w:rPr>
          <w:shd w:val="clear" w:color="auto" w:fill="FFFFFF"/>
        </w:rPr>
        <w:t>A </w:t>
      </w:r>
      <w:r w:rsidR="005637F1" w:rsidRPr="004D1B1F">
        <w:rPr>
          <w:bCs/>
          <w:shd w:val="clear" w:color="auto" w:fill="FFFFFF"/>
        </w:rPr>
        <w:t>literature review</w:t>
      </w:r>
      <w:r w:rsidR="005637F1" w:rsidRPr="004D1B1F">
        <w:rPr>
          <w:shd w:val="clear" w:color="auto" w:fill="FFFFFF"/>
        </w:rPr>
        <w:t xml:space="preserve"> is a comprehensive summary of </w:t>
      </w:r>
      <w:r w:rsidR="004D1B1F">
        <w:rPr>
          <w:shd w:val="clear" w:color="auto" w:fill="FFFFFF"/>
        </w:rPr>
        <w:t>any</w:t>
      </w:r>
      <w:r w:rsidR="005637F1" w:rsidRPr="004D1B1F">
        <w:rPr>
          <w:shd w:val="clear" w:color="auto" w:fill="FFFFFF"/>
        </w:rPr>
        <w:t xml:space="preserve"> research</w:t>
      </w:r>
      <w:r w:rsidR="004D1B1F">
        <w:rPr>
          <w:shd w:val="clear" w:color="auto" w:fill="FFFFFF"/>
        </w:rPr>
        <w:t xml:space="preserve"> done earlier on a given</w:t>
      </w:r>
      <w:r w:rsidR="005637F1" w:rsidRPr="004D1B1F">
        <w:rPr>
          <w:shd w:val="clear" w:color="auto" w:fill="FFFFFF"/>
        </w:rPr>
        <w:t xml:space="preserve"> topic. The </w:t>
      </w:r>
      <w:r w:rsidR="005637F1" w:rsidRPr="004D1B1F">
        <w:rPr>
          <w:bCs/>
          <w:shd w:val="clear" w:color="auto" w:fill="FFFFFF"/>
        </w:rPr>
        <w:t>literature review</w:t>
      </w:r>
      <w:r w:rsidR="005637F1" w:rsidRPr="004D1B1F">
        <w:rPr>
          <w:shd w:val="clear" w:color="auto" w:fill="FFFFFF"/>
        </w:rPr>
        <w:t> surveys scholarly articles, books, and other sources relevant to a particular area of research</w:t>
      </w:r>
      <w:r w:rsidR="004D1B1F">
        <w:rPr>
          <w:shd w:val="clear" w:color="auto" w:fill="FFFFFF"/>
        </w:rPr>
        <w:t>/</w:t>
      </w:r>
      <w:hyperlink r:id="rId5" w:history="1">
        <w:r w:rsidR="004D1B1F" w:rsidRPr="004D1B1F">
          <w:rPr>
            <w:rStyle w:val="Hyperlink"/>
            <w:color w:val="auto"/>
            <w:u w:val="none"/>
          </w:rPr>
          <w:t>research question</w:t>
        </w:r>
      </w:hyperlink>
      <w:r w:rsidR="005637F1" w:rsidRPr="004D1B1F">
        <w:rPr>
          <w:shd w:val="clear" w:color="auto" w:fill="FFFFFF"/>
        </w:rPr>
        <w:t>.</w:t>
      </w:r>
      <w:r w:rsidR="004D1B1F">
        <w:rPr>
          <w:shd w:val="clear" w:color="auto" w:fill="FFFFFF"/>
        </w:rPr>
        <w:t xml:space="preserve"> There are generally three types of sources: Primary, Secondary and Tertiary. </w:t>
      </w:r>
      <w:r w:rsidR="00DA761E" w:rsidRPr="004D1B1F">
        <w:t>It is often written as part of a thesis, </w:t>
      </w:r>
      <w:hyperlink r:id="rId6" w:history="1">
        <w:r w:rsidR="00DA761E" w:rsidRPr="004D1B1F">
          <w:rPr>
            <w:rStyle w:val="Hyperlink"/>
            <w:color w:val="auto"/>
            <w:u w:val="none"/>
          </w:rPr>
          <w:t>dissertation</w:t>
        </w:r>
      </w:hyperlink>
      <w:r w:rsidR="00DA761E" w:rsidRPr="004D1B1F">
        <w:t>, or </w:t>
      </w:r>
      <w:hyperlink r:id="rId7" w:history="1">
        <w:r w:rsidR="00DA761E" w:rsidRPr="004D1B1F">
          <w:rPr>
            <w:rStyle w:val="Hyperlink"/>
            <w:color w:val="auto"/>
            <w:u w:val="none"/>
          </w:rPr>
          <w:t>research paper</w:t>
        </w:r>
      </w:hyperlink>
      <w:r w:rsidR="00DA761E" w:rsidRPr="004D1B1F">
        <w:t>, in order to situate your work in relation to</w:t>
      </w:r>
      <w:r w:rsidR="004D1B1F">
        <w:t xml:space="preserve"> the</w:t>
      </w:r>
      <w:r w:rsidR="00DA761E" w:rsidRPr="004D1B1F">
        <w:t xml:space="preserve"> existing knowledge.</w:t>
      </w:r>
    </w:p>
    <w:p w:rsidR="007B51C7" w:rsidRPr="004D1B1F" w:rsidRDefault="007B51C7" w:rsidP="004D1B1F">
      <w:pPr>
        <w:pStyle w:val="NormalWeb"/>
        <w:shd w:val="clear" w:color="auto" w:fill="F8F8F8"/>
        <w:spacing w:before="0" w:beforeAutospacing="0" w:after="0" w:afterAutospacing="0"/>
      </w:pPr>
    </w:p>
    <w:p w:rsidR="00DA761E" w:rsidRPr="00DA761E" w:rsidRDefault="00E44B42" w:rsidP="007B51C7">
      <w:pPr>
        <w:shd w:val="clear" w:color="auto" w:fill="F8F8F8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B42">
        <w:rPr>
          <w:rFonts w:ascii="Times New Roman" w:eastAsia="Times New Roman" w:hAnsi="Times New Roman" w:cs="Times New Roman"/>
          <w:b/>
          <w:sz w:val="24"/>
          <w:szCs w:val="24"/>
        </w:rPr>
        <w:t>WHY: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DA761E" w:rsidRPr="00DA761E">
        <w:rPr>
          <w:rFonts w:ascii="Times New Roman" w:eastAsia="Times New Roman" w:hAnsi="Times New Roman" w:cs="Times New Roman"/>
          <w:sz w:val="24"/>
          <w:szCs w:val="24"/>
        </w:rPr>
        <w:t>There are several reasons to conduct a </w:t>
      </w:r>
      <w:hyperlink r:id="rId8" w:history="1">
        <w:r w:rsidR="00DA761E" w:rsidRPr="004D1B1F">
          <w:rPr>
            <w:rFonts w:ascii="Times New Roman" w:eastAsia="Times New Roman" w:hAnsi="Times New Roman" w:cs="Times New Roman"/>
            <w:sz w:val="24"/>
            <w:szCs w:val="24"/>
          </w:rPr>
          <w:t>literature review</w:t>
        </w:r>
      </w:hyperlink>
      <w:r w:rsidR="00DA761E" w:rsidRPr="00DA761E">
        <w:rPr>
          <w:rFonts w:ascii="Times New Roman" w:eastAsia="Times New Roman" w:hAnsi="Times New Roman" w:cs="Times New Roman"/>
          <w:sz w:val="24"/>
          <w:szCs w:val="24"/>
        </w:rPr>
        <w:t xml:space="preserve"> at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beginning of a research project. </w:t>
      </w:r>
      <w:r w:rsidR="00DA761E" w:rsidRPr="00DA761E">
        <w:rPr>
          <w:rFonts w:ascii="Times New Roman" w:eastAsia="Times New Roman" w:hAnsi="Times New Roman" w:cs="Times New Roman"/>
          <w:sz w:val="24"/>
          <w:szCs w:val="24"/>
        </w:rPr>
        <w:t>To familiarize yourself with the current state of knowledge on your topic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A761E" w:rsidRPr="00DA761E">
        <w:rPr>
          <w:rFonts w:ascii="Times New Roman" w:eastAsia="Times New Roman" w:hAnsi="Times New Roman" w:cs="Times New Roman"/>
          <w:sz w:val="24"/>
          <w:szCs w:val="24"/>
        </w:rPr>
        <w:t>To ensure that you're not just repeating what others have already done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t</w:t>
      </w:r>
      <w:r w:rsidR="00DA761E" w:rsidRPr="00DA761E">
        <w:rPr>
          <w:rFonts w:ascii="Times New Roman" w:eastAsia="Times New Roman" w:hAnsi="Times New Roman" w:cs="Times New Roman"/>
          <w:sz w:val="24"/>
          <w:szCs w:val="24"/>
        </w:rPr>
        <w:t>o identify gaps in knowledge and unresolved </w:t>
      </w:r>
      <w:hyperlink r:id="rId9" w:history="1">
        <w:r w:rsidR="00DA761E" w:rsidRPr="004D1B1F">
          <w:rPr>
            <w:rFonts w:ascii="Times New Roman" w:eastAsia="Times New Roman" w:hAnsi="Times New Roman" w:cs="Times New Roman"/>
            <w:sz w:val="24"/>
            <w:szCs w:val="24"/>
          </w:rPr>
          <w:t>problems</w:t>
        </w:r>
      </w:hyperlink>
      <w:r w:rsidR="00DA761E" w:rsidRPr="00DA761E">
        <w:rPr>
          <w:rFonts w:ascii="Times New Roman" w:eastAsia="Times New Roman" w:hAnsi="Times New Roman" w:cs="Times New Roman"/>
          <w:sz w:val="24"/>
          <w:szCs w:val="24"/>
        </w:rPr>
        <w:t> that your research can address</w:t>
      </w:r>
      <w:r>
        <w:rPr>
          <w:rFonts w:ascii="Times New Roman" w:eastAsia="Times New Roman" w:hAnsi="Times New Roman" w:cs="Times New Roman"/>
          <w:sz w:val="24"/>
          <w:szCs w:val="24"/>
        </w:rPr>
        <w:t>. To</w:t>
      </w:r>
      <w:r w:rsidR="00DA761E" w:rsidRPr="00DA7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finalize one’s</w:t>
      </w:r>
      <w:r w:rsidR="00DA761E" w:rsidRPr="00DA761E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0" w:history="1">
        <w:r w:rsidR="00DA761E" w:rsidRPr="004D1B1F">
          <w:rPr>
            <w:rFonts w:ascii="Times New Roman" w:eastAsia="Times New Roman" w:hAnsi="Times New Roman" w:cs="Times New Roman"/>
            <w:sz w:val="24"/>
            <w:szCs w:val="24"/>
          </w:rPr>
          <w:t>theoretical framework</w:t>
        </w:r>
      </w:hyperlink>
      <w:r w:rsidR="00DA761E" w:rsidRPr="00DA761E">
        <w:rPr>
          <w:rFonts w:ascii="Times New Roman" w:eastAsia="Times New Roman" w:hAnsi="Times New Roman" w:cs="Times New Roman"/>
          <w:sz w:val="24"/>
          <w:szCs w:val="24"/>
        </w:rPr>
        <w:t> and </w:t>
      </w:r>
      <w:hyperlink r:id="rId11" w:history="1">
        <w:r w:rsidR="00DA761E" w:rsidRPr="004D1B1F">
          <w:rPr>
            <w:rFonts w:ascii="Times New Roman" w:eastAsia="Times New Roman" w:hAnsi="Times New Roman" w:cs="Times New Roman"/>
            <w:sz w:val="24"/>
            <w:szCs w:val="24"/>
          </w:rPr>
          <w:t>methodology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CA6DCE">
        <w:rPr>
          <w:rFonts w:ascii="Times New Roman" w:eastAsia="Times New Roman" w:hAnsi="Times New Roman" w:cs="Times New Roman"/>
          <w:sz w:val="24"/>
          <w:szCs w:val="24"/>
        </w:rPr>
        <w:t xml:space="preserve"> It links your reader with the existing research and conducted research</w:t>
      </w:r>
      <w:r w:rsidR="00DA761E" w:rsidRPr="00DA761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CA6DCE">
        <w:rPr>
          <w:rFonts w:ascii="Times New Roman" w:eastAsia="Times New Roman" w:hAnsi="Times New Roman" w:cs="Times New Roman"/>
          <w:sz w:val="24"/>
          <w:szCs w:val="24"/>
        </w:rPr>
        <w:t xml:space="preserve">highlights </w:t>
      </w:r>
      <w:r w:rsidR="00DA761E" w:rsidRPr="00DA761E">
        <w:rPr>
          <w:rFonts w:ascii="Times New Roman" w:eastAsia="Times New Roman" w:hAnsi="Times New Roman" w:cs="Times New Roman"/>
          <w:sz w:val="24"/>
          <w:szCs w:val="24"/>
        </w:rPr>
        <w:t xml:space="preserve">what new </w:t>
      </w:r>
      <w:r w:rsidR="00CA6DCE">
        <w:rPr>
          <w:rFonts w:ascii="Times New Roman" w:eastAsia="Times New Roman" w:hAnsi="Times New Roman" w:cs="Times New Roman"/>
          <w:sz w:val="24"/>
          <w:szCs w:val="24"/>
        </w:rPr>
        <w:t xml:space="preserve">knowledge you are going to </w:t>
      </w:r>
      <w:r w:rsidR="00DA761E" w:rsidRPr="00DA761E">
        <w:rPr>
          <w:rFonts w:ascii="Times New Roman" w:eastAsia="Times New Roman" w:hAnsi="Times New Roman" w:cs="Times New Roman"/>
          <w:sz w:val="24"/>
          <w:szCs w:val="24"/>
        </w:rPr>
        <w:t>contribute.</w:t>
      </w:r>
      <w:r w:rsidR="007B5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761E" w:rsidRPr="00DA761E">
        <w:rPr>
          <w:rFonts w:ascii="Times New Roman" w:eastAsia="Times New Roman" w:hAnsi="Times New Roman" w:cs="Times New Roman"/>
          <w:sz w:val="24"/>
          <w:szCs w:val="24"/>
        </w:rPr>
        <w:t>A literature review is a survey of scholarly sources on a specific topic. It provides an overview of current knowledge, allowing you to identify relevant theories, </w:t>
      </w:r>
      <w:hyperlink r:id="rId12" w:history="1">
        <w:r w:rsidR="00DA761E" w:rsidRPr="00B154D4">
          <w:rPr>
            <w:rFonts w:ascii="Times New Roman" w:eastAsia="Times New Roman" w:hAnsi="Times New Roman" w:cs="Times New Roman"/>
            <w:sz w:val="24"/>
            <w:szCs w:val="24"/>
          </w:rPr>
          <w:t>methods</w:t>
        </w:r>
      </w:hyperlink>
      <w:r w:rsidR="00DA761E" w:rsidRPr="00DA761E">
        <w:rPr>
          <w:rFonts w:ascii="Times New Roman" w:eastAsia="Times New Roman" w:hAnsi="Times New Roman" w:cs="Times New Roman"/>
          <w:sz w:val="24"/>
          <w:szCs w:val="24"/>
        </w:rPr>
        <w:t>, and gaps in the existing research.</w:t>
      </w:r>
    </w:p>
    <w:p w:rsidR="00E92009" w:rsidRDefault="00DA761E" w:rsidP="00E9200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E">
        <w:rPr>
          <w:rFonts w:ascii="Times New Roman" w:eastAsia="Times New Roman" w:hAnsi="Times New Roman" w:cs="Times New Roman"/>
          <w:sz w:val="24"/>
          <w:szCs w:val="24"/>
        </w:rPr>
        <w:t xml:space="preserve">Writing a literature review involves finding relevant publications (such as books and journal articles), critically analyzing them, and explaining what you found. 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 xml:space="preserve">You might also have to write a literature review as a stand-alone assignment. In this case, the purpose is to evaluate the current state of research and demonstrate your knowledge of scholarly </w:t>
      </w:r>
      <w:r w:rsidR="007B51C7">
        <w:rPr>
          <w:rFonts w:ascii="Times New Roman" w:eastAsia="Times New Roman" w:hAnsi="Times New Roman" w:cs="Times New Roman"/>
          <w:sz w:val="24"/>
          <w:szCs w:val="24"/>
        </w:rPr>
        <w:t>arguments/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debates</w:t>
      </w:r>
      <w:r w:rsidR="007B51C7">
        <w:rPr>
          <w:rFonts w:ascii="Times New Roman" w:eastAsia="Times New Roman" w:hAnsi="Times New Roman" w:cs="Times New Roman"/>
          <w:sz w:val="24"/>
          <w:szCs w:val="24"/>
        </w:rPr>
        <w:t>/updates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 xml:space="preserve"> around a topic.</w:t>
      </w:r>
    </w:p>
    <w:p w:rsidR="00E92009" w:rsidRPr="00E92009" w:rsidRDefault="009E3E71" w:rsidP="00E9200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71">
        <w:rPr>
          <w:rFonts w:ascii="Times New Roman" w:eastAsia="Times New Roman" w:hAnsi="Times New Roman" w:cs="Times New Roman"/>
          <w:b/>
          <w:sz w:val="24"/>
          <w:szCs w:val="24"/>
        </w:rPr>
        <w:t>HOW: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2009" w:rsidRPr="00E92009" w:rsidRDefault="00E92009" w:rsidP="009E3E7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0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 w:rsidR="009E3E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Define your Topic:  </w:t>
      </w:r>
      <w:r w:rsidR="009E3E71">
        <w:rPr>
          <w:rFonts w:ascii="Times New Roman" w:eastAsia="Times New Roman" w:hAnsi="Times New Roman" w:cs="Times New Roman"/>
          <w:bCs/>
          <w:sz w:val="24"/>
          <w:szCs w:val="24"/>
        </w:rPr>
        <w:t xml:space="preserve">Find a relevant topic/research problem/research question for yourself. Search for relevant sources where you can get authentic materials on the topic. </w:t>
      </w:r>
      <w:r w:rsidR="009E3E71" w:rsidRPr="00E92009">
        <w:rPr>
          <w:rFonts w:ascii="Times New Roman" w:eastAsia="Times New Roman" w:hAnsi="Times New Roman" w:cs="Times New Roman"/>
          <w:sz w:val="24"/>
          <w:szCs w:val="24"/>
        </w:rPr>
        <w:t xml:space="preserve">You can use </w:t>
      </w:r>
      <w:r w:rsidR="009E3E71" w:rsidRPr="009E3E71">
        <w:rPr>
          <w:rFonts w:ascii="Times New Roman" w:eastAsia="Times New Roman" w:hAnsi="Times New Roman" w:cs="Times New Roman"/>
          <w:b/>
          <w:sz w:val="24"/>
          <w:szCs w:val="24"/>
        </w:rPr>
        <w:t>Boolean</w:t>
      </w:r>
      <w:r w:rsidR="009E3E71" w:rsidRPr="00E92009">
        <w:rPr>
          <w:rFonts w:ascii="Times New Roman" w:eastAsia="Times New Roman" w:hAnsi="Times New Roman" w:cs="Times New Roman"/>
          <w:sz w:val="24"/>
          <w:szCs w:val="24"/>
        </w:rPr>
        <w:t xml:space="preserve"> operators </w:t>
      </w:r>
      <w:r w:rsidR="009E3E71">
        <w:rPr>
          <w:rFonts w:ascii="Times New Roman" w:eastAsia="Times New Roman" w:hAnsi="Times New Roman" w:cs="Times New Roman"/>
          <w:sz w:val="24"/>
          <w:szCs w:val="24"/>
        </w:rPr>
        <w:t xml:space="preserve">to help narrow down your search. </w:t>
      </w:r>
      <w:r w:rsidR="009E3E71" w:rsidRPr="00E92009">
        <w:rPr>
          <w:rFonts w:ascii="Times New Roman" w:eastAsia="Times New Roman" w:hAnsi="Times New Roman" w:cs="Times New Roman"/>
          <w:sz w:val="24"/>
          <w:szCs w:val="24"/>
        </w:rPr>
        <w:t>Read the </w:t>
      </w:r>
      <w:hyperlink r:id="rId13" w:history="1">
        <w:r w:rsidR="009E3E71" w:rsidRPr="009E3E71">
          <w:rPr>
            <w:rFonts w:ascii="Times New Roman" w:eastAsia="Times New Roman" w:hAnsi="Times New Roman" w:cs="Times New Roman"/>
            <w:b/>
            <w:sz w:val="24"/>
            <w:szCs w:val="24"/>
          </w:rPr>
          <w:t>abstract</w:t>
        </w:r>
      </w:hyperlink>
      <w:r w:rsidR="009E3E71" w:rsidRPr="00E92009">
        <w:rPr>
          <w:rFonts w:ascii="Times New Roman" w:eastAsia="Times New Roman" w:hAnsi="Times New Roman" w:cs="Times New Roman"/>
          <w:sz w:val="24"/>
          <w:szCs w:val="24"/>
        </w:rPr>
        <w:t> to find out whether an article is relevant to your question. When you find a useful book or article, you can check the bibliography to find other relevant sources.</w:t>
      </w:r>
      <w:r w:rsidR="009E3E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3E71">
        <w:rPr>
          <w:rFonts w:ascii="Times New Roman" w:eastAsia="Times New Roman" w:hAnsi="Times New Roman" w:cs="Times New Roman"/>
          <w:bCs/>
          <w:sz w:val="24"/>
          <w:szCs w:val="24"/>
        </w:rPr>
        <w:t xml:space="preserve">Following are a list of sources one may look </w:t>
      </w:r>
      <w:proofErr w:type="spellStart"/>
      <w:r w:rsidR="009E3E71">
        <w:rPr>
          <w:rFonts w:ascii="Times New Roman" w:eastAsia="Times New Roman" w:hAnsi="Times New Roman" w:cs="Times New Roman"/>
          <w:bCs/>
          <w:sz w:val="24"/>
          <w:szCs w:val="24"/>
        </w:rPr>
        <w:t>for.This</w:t>
      </w:r>
      <w:proofErr w:type="spellEnd"/>
      <w:r w:rsidR="009E3E71">
        <w:rPr>
          <w:rFonts w:ascii="Times New Roman" w:eastAsia="Times New Roman" w:hAnsi="Times New Roman" w:cs="Times New Roman"/>
          <w:bCs/>
          <w:sz w:val="24"/>
          <w:szCs w:val="24"/>
        </w:rPr>
        <w:t xml:space="preserve"> is not the exhaustive list.</w:t>
      </w:r>
    </w:p>
    <w:p w:rsidR="00E92009" w:rsidRPr="00E92009" w:rsidRDefault="00E92009" w:rsidP="00E92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009">
        <w:rPr>
          <w:rFonts w:ascii="Times New Roman" w:eastAsia="Times New Roman" w:hAnsi="Times New Roman" w:cs="Times New Roman"/>
          <w:sz w:val="24"/>
          <w:szCs w:val="24"/>
        </w:rPr>
        <w:t>Your university’s library catalogue</w:t>
      </w:r>
    </w:p>
    <w:p w:rsidR="00E92009" w:rsidRPr="00E92009" w:rsidRDefault="004D45CE" w:rsidP="00E92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tgtFrame="_blank" w:history="1">
        <w:r w:rsidR="00E92009" w:rsidRPr="009E3E71">
          <w:rPr>
            <w:rFonts w:ascii="Times New Roman" w:eastAsia="Times New Roman" w:hAnsi="Times New Roman" w:cs="Times New Roman"/>
            <w:sz w:val="24"/>
            <w:szCs w:val="24"/>
          </w:rPr>
          <w:t>Google Scholar</w:t>
        </w:r>
      </w:hyperlink>
    </w:p>
    <w:p w:rsidR="00E92009" w:rsidRPr="00E92009" w:rsidRDefault="004D45CE" w:rsidP="00E92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tgtFrame="_blank" w:history="1">
        <w:r w:rsidR="00E92009" w:rsidRPr="009E3E71">
          <w:rPr>
            <w:rFonts w:ascii="Times New Roman" w:eastAsia="Times New Roman" w:hAnsi="Times New Roman" w:cs="Times New Roman"/>
            <w:sz w:val="24"/>
            <w:szCs w:val="24"/>
          </w:rPr>
          <w:t>JSTOR</w:t>
        </w:r>
      </w:hyperlink>
    </w:p>
    <w:p w:rsidR="00E92009" w:rsidRPr="00E92009" w:rsidRDefault="004D45CE" w:rsidP="00E92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tgtFrame="_blank" w:history="1">
        <w:r w:rsidR="00E92009" w:rsidRPr="009E3E71">
          <w:rPr>
            <w:rFonts w:ascii="Times New Roman" w:eastAsia="Times New Roman" w:hAnsi="Times New Roman" w:cs="Times New Roman"/>
            <w:sz w:val="24"/>
            <w:szCs w:val="24"/>
          </w:rPr>
          <w:t>EBSCO</w:t>
        </w:r>
      </w:hyperlink>
    </w:p>
    <w:p w:rsidR="00E92009" w:rsidRPr="00E92009" w:rsidRDefault="004D45CE" w:rsidP="00E92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tgtFrame="_blank" w:history="1">
        <w:r w:rsidR="00E92009" w:rsidRPr="009E3E71">
          <w:rPr>
            <w:rFonts w:ascii="Times New Roman" w:eastAsia="Times New Roman" w:hAnsi="Times New Roman" w:cs="Times New Roman"/>
            <w:sz w:val="24"/>
            <w:szCs w:val="24"/>
          </w:rPr>
          <w:t>Project Muse</w:t>
        </w:r>
      </w:hyperlink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 (humanities and social sciences)</w:t>
      </w:r>
    </w:p>
    <w:p w:rsidR="00E92009" w:rsidRPr="00E92009" w:rsidRDefault="004D45CE" w:rsidP="00E92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tgtFrame="_blank" w:history="1">
        <w:r w:rsidR="00E92009" w:rsidRPr="009E3E71">
          <w:rPr>
            <w:rFonts w:ascii="Times New Roman" w:eastAsia="Times New Roman" w:hAnsi="Times New Roman" w:cs="Times New Roman"/>
            <w:sz w:val="24"/>
            <w:szCs w:val="24"/>
          </w:rPr>
          <w:t>Medline</w:t>
        </w:r>
      </w:hyperlink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 (life sciences and biomedicine)</w:t>
      </w:r>
    </w:p>
    <w:p w:rsidR="00E92009" w:rsidRPr="00E92009" w:rsidRDefault="004D45CE" w:rsidP="00E92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tgtFrame="_blank" w:history="1">
        <w:proofErr w:type="spellStart"/>
        <w:r w:rsidR="00E92009" w:rsidRPr="009E3E71">
          <w:rPr>
            <w:rFonts w:ascii="Times New Roman" w:eastAsia="Times New Roman" w:hAnsi="Times New Roman" w:cs="Times New Roman"/>
            <w:sz w:val="24"/>
            <w:szCs w:val="24"/>
          </w:rPr>
          <w:t>EconLit</w:t>
        </w:r>
        <w:proofErr w:type="spellEnd"/>
      </w:hyperlink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 (economics)</w:t>
      </w:r>
    </w:p>
    <w:p w:rsidR="00E92009" w:rsidRPr="00E92009" w:rsidRDefault="004D45CE" w:rsidP="00E92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tgtFrame="_blank" w:history="1">
        <w:proofErr w:type="spellStart"/>
        <w:r w:rsidR="00E92009" w:rsidRPr="009E3E71">
          <w:rPr>
            <w:rFonts w:ascii="Times New Roman" w:eastAsia="Times New Roman" w:hAnsi="Times New Roman" w:cs="Times New Roman"/>
            <w:sz w:val="24"/>
            <w:szCs w:val="24"/>
          </w:rPr>
          <w:t>Inspec</w:t>
        </w:r>
        <w:proofErr w:type="spellEnd"/>
      </w:hyperlink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 (physics, engineering and computer science)</w:t>
      </w:r>
    </w:p>
    <w:p w:rsidR="00F210EB" w:rsidRPr="00E92009" w:rsidRDefault="00E92009" w:rsidP="00F210E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009">
        <w:rPr>
          <w:rFonts w:ascii="Times New Roman" w:eastAsia="Times New Roman" w:hAnsi="Times New Roman" w:cs="Times New Roman"/>
          <w:b/>
          <w:bCs/>
          <w:sz w:val="24"/>
          <w:szCs w:val="24"/>
        </w:rPr>
        <w:t>Step 2: Evaluate and select sources</w:t>
      </w:r>
      <w:r w:rsidR="009E3E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="009E3E71">
        <w:rPr>
          <w:rFonts w:ascii="Times New Roman" w:eastAsia="Times New Roman" w:hAnsi="Times New Roman" w:cs="Times New Roman"/>
          <w:sz w:val="24"/>
          <w:szCs w:val="24"/>
        </w:rPr>
        <w:t>cannot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 xml:space="preserve"> read absolutely everything that has been written on the topic</w:t>
      </w:r>
      <w:r w:rsidR="009E3E71">
        <w:rPr>
          <w:rFonts w:ascii="Times New Roman" w:eastAsia="Times New Roman" w:hAnsi="Times New Roman" w:cs="Times New Roman"/>
          <w:sz w:val="24"/>
          <w:szCs w:val="24"/>
        </w:rPr>
        <w:t>.</w:t>
      </w:r>
      <w:r w:rsidR="000C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3E71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>ou’ll have to evaluate which sources are most relevant to your questions.</w:t>
      </w:r>
      <w:r w:rsidR="009E3E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10EB">
        <w:rPr>
          <w:rFonts w:ascii="Times New Roman" w:eastAsia="Times New Roman" w:hAnsi="Times New Roman" w:cs="Times New Roman"/>
          <w:sz w:val="24"/>
          <w:szCs w:val="24"/>
        </w:rPr>
        <w:t>S</w:t>
      </w:r>
      <w:r w:rsidR="00F210EB" w:rsidRPr="00E92009">
        <w:rPr>
          <w:rFonts w:ascii="Times New Roman" w:eastAsia="Times New Roman" w:hAnsi="Times New Roman" w:cs="Times New Roman"/>
          <w:sz w:val="24"/>
          <w:szCs w:val="24"/>
        </w:rPr>
        <w:t xml:space="preserve">ources you use </w:t>
      </w:r>
      <w:r w:rsidR="00F210EB">
        <w:rPr>
          <w:rFonts w:ascii="Times New Roman" w:eastAsia="Times New Roman" w:hAnsi="Times New Roman" w:cs="Times New Roman"/>
          <w:sz w:val="24"/>
          <w:szCs w:val="24"/>
        </w:rPr>
        <w:t>should be</w:t>
      </w:r>
      <w:r w:rsidR="00F210EB" w:rsidRPr="00E9200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21" w:history="1">
        <w:r w:rsidR="00F210EB" w:rsidRPr="00F210EB">
          <w:rPr>
            <w:rFonts w:ascii="Times New Roman" w:eastAsia="Times New Roman" w:hAnsi="Times New Roman" w:cs="Times New Roman"/>
            <w:sz w:val="24"/>
            <w:szCs w:val="24"/>
          </w:rPr>
          <w:t>credible</w:t>
        </w:r>
      </w:hyperlink>
      <w:r w:rsidR="00F210EB" w:rsidRPr="00E9200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F210EB">
        <w:rPr>
          <w:rFonts w:ascii="Times New Roman" w:eastAsia="Times New Roman" w:hAnsi="Times New Roman" w:cs="Times New Roman"/>
          <w:sz w:val="24"/>
          <w:szCs w:val="24"/>
        </w:rPr>
        <w:t>try to</w:t>
      </w:r>
      <w:r w:rsidR="00F210EB" w:rsidRPr="00E92009">
        <w:rPr>
          <w:rFonts w:ascii="Times New Roman" w:eastAsia="Times New Roman" w:hAnsi="Times New Roman" w:cs="Times New Roman"/>
          <w:sz w:val="24"/>
          <w:szCs w:val="24"/>
        </w:rPr>
        <w:t xml:space="preserve"> read landmark</w:t>
      </w:r>
      <w:r w:rsidR="00F210EB">
        <w:rPr>
          <w:rFonts w:ascii="Times New Roman" w:eastAsia="Times New Roman" w:hAnsi="Times New Roman" w:cs="Times New Roman"/>
          <w:sz w:val="24"/>
          <w:szCs w:val="24"/>
        </w:rPr>
        <w:t>/major studies and</w:t>
      </w:r>
      <w:r w:rsidR="00F210EB" w:rsidRPr="00E92009">
        <w:rPr>
          <w:rFonts w:ascii="Times New Roman" w:eastAsia="Times New Roman" w:hAnsi="Times New Roman" w:cs="Times New Roman"/>
          <w:sz w:val="24"/>
          <w:szCs w:val="24"/>
        </w:rPr>
        <w:t xml:space="preserve"> theories</w:t>
      </w:r>
      <w:r w:rsidR="00F210EB">
        <w:rPr>
          <w:rFonts w:ascii="Times New Roman" w:eastAsia="Times New Roman" w:hAnsi="Times New Roman" w:cs="Times New Roman"/>
          <w:sz w:val="24"/>
          <w:szCs w:val="24"/>
        </w:rPr>
        <w:t>.</w:t>
      </w:r>
      <w:r w:rsidR="00F210EB" w:rsidRPr="00F2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10EB" w:rsidRPr="00E92009">
        <w:rPr>
          <w:rFonts w:ascii="Times New Roman" w:eastAsia="Times New Roman" w:hAnsi="Times New Roman" w:cs="Times New Roman"/>
          <w:sz w:val="24"/>
          <w:szCs w:val="24"/>
        </w:rPr>
        <w:t>You can find out how many times an article has been cited on Google Scholar – a high citation count means the article has been influential in the field, and should certainly be included in your literature review.</w:t>
      </w:r>
    </w:p>
    <w:p w:rsidR="00F210EB" w:rsidRDefault="00F210EB" w:rsidP="00F210E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For</w:t>
      </w:r>
      <w:r w:rsidR="009E3E71">
        <w:rPr>
          <w:rFonts w:ascii="Times New Roman" w:eastAsia="Times New Roman" w:hAnsi="Times New Roman" w:cs="Times New Roman"/>
          <w:sz w:val="24"/>
          <w:szCs w:val="24"/>
        </w:rPr>
        <w:t xml:space="preserve"> each publication, ask yo</w:t>
      </w:r>
      <w:r>
        <w:rPr>
          <w:rFonts w:ascii="Times New Roman" w:eastAsia="Times New Roman" w:hAnsi="Times New Roman" w:cs="Times New Roman"/>
          <w:sz w:val="24"/>
          <w:szCs w:val="24"/>
        </w:rPr>
        <w:t>urself the following questions:</w:t>
      </w:r>
    </w:p>
    <w:p w:rsidR="00F210EB" w:rsidRDefault="00F210EB" w:rsidP="00E9200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0EB">
        <w:rPr>
          <w:rFonts w:ascii="Times New Roman" w:eastAsia="Times New Roman" w:hAnsi="Times New Roman" w:cs="Times New Roman"/>
          <w:sz w:val="24"/>
          <w:szCs w:val="24"/>
        </w:rPr>
        <w:t>Q</w:t>
      </w:r>
      <w:r w:rsidR="00E92009" w:rsidRPr="00F210EB">
        <w:rPr>
          <w:rFonts w:ascii="Times New Roman" w:eastAsia="Times New Roman" w:hAnsi="Times New Roman" w:cs="Times New Roman"/>
          <w:sz w:val="24"/>
          <w:szCs w:val="24"/>
        </w:rPr>
        <w:t xml:space="preserve">uestion or problem </w:t>
      </w:r>
      <w:r w:rsidRPr="00F210EB">
        <w:rPr>
          <w:rFonts w:ascii="Times New Roman" w:eastAsia="Times New Roman" w:hAnsi="Times New Roman" w:cs="Times New Roman"/>
          <w:sz w:val="24"/>
          <w:szCs w:val="24"/>
        </w:rPr>
        <w:t>in the text/article</w:t>
      </w:r>
      <w:r w:rsidR="00E92009" w:rsidRPr="00F210E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92009" w:rsidRPr="00E92009" w:rsidRDefault="00F210EB" w:rsidP="00E9200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0EB">
        <w:rPr>
          <w:rFonts w:ascii="Times New Roman" w:eastAsia="Times New Roman" w:hAnsi="Times New Roman" w:cs="Times New Roman"/>
          <w:sz w:val="24"/>
          <w:szCs w:val="24"/>
        </w:rPr>
        <w:t>K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ey concepts and how are they defined?</w:t>
      </w:r>
    </w:p>
    <w:p w:rsidR="00F210EB" w:rsidRDefault="00F210EB" w:rsidP="00E92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 xml:space="preserve">ey theories, models and methods? </w:t>
      </w:r>
    </w:p>
    <w:p w:rsidR="00E92009" w:rsidRPr="00E92009" w:rsidRDefault="00F210EB" w:rsidP="00E92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 xml:space="preserve"> established frameworks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innovative approach?</w:t>
      </w:r>
    </w:p>
    <w:p w:rsidR="00E92009" w:rsidRPr="00E92009" w:rsidRDefault="00F210EB" w:rsidP="00E92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esults and conclusions of the study?</w:t>
      </w:r>
    </w:p>
    <w:p w:rsidR="00F210EB" w:rsidRDefault="00E92009" w:rsidP="00E92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009">
        <w:rPr>
          <w:rFonts w:ascii="Times New Roman" w:eastAsia="Times New Roman" w:hAnsi="Times New Roman" w:cs="Times New Roman"/>
          <w:sz w:val="24"/>
          <w:szCs w:val="24"/>
        </w:rPr>
        <w:t>How does the publication relate to other literature in the field?</w:t>
      </w:r>
    </w:p>
    <w:p w:rsidR="00E92009" w:rsidRPr="00E92009" w:rsidRDefault="00F210EB" w:rsidP="00E92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onfirm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, add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 xml:space="preserve"> to, or challenge established knowledge?</w:t>
      </w:r>
    </w:p>
    <w:p w:rsidR="00F210EB" w:rsidRDefault="00E92009" w:rsidP="00E92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009">
        <w:rPr>
          <w:rFonts w:ascii="Times New Roman" w:eastAsia="Times New Roman" w:hAnsi="Times New Roman" w:cs="Times New Roman"/>
          <w:sz w:val="24"/>
          <w:szCs w:val="24"/>
        </w:rPr>
        <w:t xml:space="preserve">How does the publication contribute to your understanding of the topic? </w:t>
      </w:r>
    </w:p>
    <w:p w:rsidR="00E92009" w:rsidRPr="00E92009" w:rsidRDefault="00F210EB" w:rsidP="00E92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trengths and weaknesses of the research?</w:t>
      </w:r>
    </w:p>
    <w:p w:rsidR="00E92009" w:rsidRPr="00E92009" w:rsidRDefault="00F210EB" w:rsidP="004F5463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r w:rsidR="00E92009" w:rsidRPr="00E92009">
        <w:rPr>
          <w:rFonts w:ascii="Times New Roman" w:eastAsia="Times New Roman" w:hAnsi="Times New Roman" w:cs="Times New Roman"/>
          <w:b/>
          <w:bCs/>
          <w:sz w:val="24"/>
          <w:szCs w:val="24"/>
        </w:rPr>
        <w:t>Take notes and cite your sources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 xml:space="preserve">As you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read</w:t>
      </w:r>
      <w:r>
        <w:rPr>
          <w:rFonts w:ascii="Times New Roman" w:eastAsia="Times New Roman" w:hAnsi="Times New Roman" w:cs="Times New Roman"/>
          <w:sz w:val="24"/>
          <w:szCs w:val="24"/>
        </w:rPr>
        <w:t>ing, simultaneously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 xml:space="preserve"> you should begin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 xml:space="preserve"> the writing process. Take notes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maintain a log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 xml:space="preserve"> that can later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relate 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to your literature review.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It is important to keep track of your sources with </w:t>
      </w:r>
      <w:hyperlink r:id="rId22" w:history="1">
        <w:r w:rsidR="00E92009" w:rsidRPr="00F210EB">
          <w:rPr>
            <w:rFonts w:ascii="Times New Roman" w:eastAsia="Times New Roman" w:hAnsi="Times New Roman" w:cs="Times New Roman"/>
            <w:sz w:val="24"/>
            <w:szCs w:val="24"/>
          </w:rPr>
          <w:t>citations</w:t>
        </w:r>
      </w:hyperlink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 to </w:t>
      </w:r>
      <w:hyperlink r:id="rId23" w:history="1">
        <w:r w:rsidR="00E92009" w:rsidRPr="00F210EB">
          <w:rPr>
            <w:rFonts w:ascii="Times New Roman" w:eastAsia="Times New Roman" w:hAnsi="Times New Roman" w:cs="Times New Roman"/>
            <w:sz w:val="24"/>
            <w:szCs w:val="24"/>
          </w:rPr>
          <w:t>avoid plagiarism</w:t>
        </w:r>
      </w:hyperlink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. It can be helpful to make an </w:t>
      </w:r>
      <w:hyperlink r:id="rId24" w:history="1">
        <w:r w:rsidR="00E92009" w:rsidRPr="004F5463">
          <w:rPr>
            <w:rFonts w:ascii="Times New Roman" w:eastAsia="Times New Roman" w:hAnsi="Times New Roman" w:cs="Times New Roman"/>
            <w:sz w:val="24"/>
            <w:szCs w:val="24"/>
          </w:rPr>
          <w:t>annotated bibliography</w:t>
        </w:r>
      </w:hyperlink>
      <w:r w:rsidR="004F5463">
        <w:rPr>
          <w:rFonts w:ascii="Times New Roman" w:eastAsia="Times New Roman" w:hAnsi="Times New Roman" w:cs="Times New Roman"/>
          <w:sz w:val="24"/>
          <w:szCs w:val="24"/>
        </w:rPr>
        <w:t>. This will help in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 xml:space="preserve"> compil</w:t>
      </w:r>
      <w:r w:rsidR="004F5463">
        <w:rPr>
          <w:rFonts w:ascii="Times New Roman" w:eastAsia="Times New Roman" w:hAnsi="Times New Roman" w:cs="Times New Roman"/>
          <w:sz w:val="24"/>
          <w:szCs w:val="24"/>
        </w:rPr>
        <w:t>ing full citation information. Do maintain a record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 xml:space="preserve"> of summary and analysis for each source. This helps you remember what you read and saves time later in the process.</w:t>
      </w:r>
      <w:r w:rsidR="004F54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You can use our free citation generator to quickly create correct and consistent</w:t>
      </w:r>
      <w:hyperlink r:id="rId25" w:history="1">
        <w:r w:rsidR="00E92009" w:rsidRPr="00B154D4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 APA citations</w:t>
        </w:r>
      </w:hyperlink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 or </w:t>
      </w:r>
      <w:hyperlink r:id="rId26" w:history="1">
        <w:r w:rsidR="00E92009" w:rsidRPr="00B154D4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MLA format citations</w:t>
        </w:r>
      </w:hyperlink>
      <w:r w:rsidR="00E92009" w:rsidRPr="00E920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2009" w:rsidRPr="00E92009" w:rsidRDefault="004F5463" w:rsidP="00E92009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4</w:t>
      </w:r>
      <w:r w:rsidR="00664768">
        <w:rPr>
          <w:rFonts w:ascii="Times New Roman" w:eastAsia="Times New Roman" w:hAnsi="Times New Roman" w:cs="Times New Roman"/>
          <w:b/>
          <w:bCs/>
          <w:sz w:val="24"/>
          <w:szCs w:val="24"/>
        </w:rPr>
        <w:t>: Identify themes/debates/</w:t>
      </w:r>
      <w:r w:rsidR="00E92009" w:rsidRPr="00E92009">
        <w:rPr>
          <w:rFonts w:ascii="Times New Roman" w:eastAsia="Times New Roman" w:hAnsi="Times New Roman" w:cs="Times New Roman"/>
          <w:b/>
          <w:bCs/>
          <w:sz w:val="24"/>
          <w:szCs w:val="24"/>
        </w:rPr>
        <w:t>gaps</w:t>
      </w:r>
    </w:p>
    <w:p w:rsidR="00E92009" w:rsidRDefault="00E92009" w:rsidP="00E9200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009">
        <w:rPr>
          <w:rFonts w:ascii="Times New Roman" w:eastAsia="Times New Roman" w:hAnsi="Times New Roman" w:cs="Times New Roman"/>
          <w:sz w:val="24"/>
          <w:szCs w:val="24"/>
        </w:rPr>
        <w:t xml:space="preserve">To begin organizing your literature review’s argument and structure, you need to understand the connections and relationships between the sources you’ve read. </w:t>
      </w:r>
      <w:r w:rsidR="0066476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>ased on your reading and notes, you can look for:</w:t>
      </w:r>
    </w:p>
    <w:p w:rsidR="00664768" w:rsidRDefault="00664768" w:rsidP="00664768">
      <w:pPr>
        <w:pStyle w:val="ListParagraph"/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Trends: Any particular trend or pattern available in the topic?</w:t>
      </w:r>
    </w:p>
    <w:p w:rsidR="00E92009" w:rsidRDefault="00E92009" w:rsidP="00664768">
      <w:pPr>
        <w:pStyle w:val="ListParagraph"/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768">
        <w:rPr>
          <w:rFonts w:ascii="Times New Roman" w:eastAsia="Times New Roman" w:hAnsi="Times New Roman" w:cs="Times New Roman"/>
          <w:bCs/>
          <w:sz w:val="24"/>
          <w:szCs w:val="24"/>
        </w:rPr>
        <w:t>Themes:</w:t>
      </w:r>
      <w:r w:rsidRPr="00664768">
        <w:rPr>
          <w:rFonts w:ascii="Times New Roman" w:eastAsia="Times New Roman" w:hAnsi="Times New Roman" w:cs="Times New Roman"/>
          <w:sz w:val="24"/>
          <w:szCs w:val="24"/>
        </w:rPr>
        <w:t> </w:t>
      </w:r>
      <w:r w:rsidR="00664768">
        <w:rPr>
          <w:rFonts w:ascii="Times New Roman" w:eastAsia="Times New Roman" w:hAnsi="Times New Roman" w:cs="Times New Roman"/>
          <w:sz w:val="24"/>
          <w:szCs w:val="24"/>
        </w:rPr>
        <w:t>R</w:t>
      </w:r>
      <w:r w:rsidR="00664768" w:rsidRPr="00664768">
        <w:rPr>
          <w:rFonts w:ascii="Times New Roman" w:eastAsia="Times New Roman" w:hAnsi="Times New Roman" w:cs="Times New Roman"/>
          <w:sz w:val="24"/>
          <w:szCs w:val="24"/>
        </w:rPr>
        <w:t>ecur</w:t>
      </w:r>
      <w:r w:rsidR="00664768">
        <w:rPr>
          <w:rFonts w:ascii="Times New Roman" w:eastAsia="Times New Roman" w:hAnsi="Times New Roman" w:cs="Times New Roman"/>
          <w:sz w:val="24"/>
          <w:szCs w:val="24"/>
        </w:rPr>
        <w:t>rence of theme</w:t>
      </w:r>
      <w:r w:rsidRPr="00664768">
        <w:rPr>
          <w:rFonts w:ascii="Times New Roman" w:eastAsia="Times New Roman" w:hAnsi="Times New Roman" w:cs="Times New Roman"/>
          <w:sz w:val="24"/>
          <w:szCs w:val="24"/>
        </w:rPr>
        <w:t xml:space="preserve"> across the literature?</w:t>
      </w:r>
    </w:p>
    <w:p w:rsidR="00E92009" w:rsidRDefault="00E92009" w:rsidP="00664768">
      <w:pPr>
        <w:pStyle w:val="ListParagraph"/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768">
        <w:rPr>
          <w:rFonts w:ascii="Times New Roman" w:eastAsia="Times New Roman" w:hAnsi="Times New Roman" w:cs="Times New Roman"/>
          <w:bCs/>
          <w:sz w:val="24"/>
          <w:szCs w:val="24"/>
        </w:rPr>
        <w:t>Debates, conflicts and contradictions</w:t>
      </w:r>
      <w:r w:rsidRPr="0066476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92009" w:rsidRDefault="00664768" w:rsidP="00664768">
      <w:pPr>
        <w:pStyle w:val="ListParagraph"/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Credible</w:t>
      </w:r>
      <w:r w:rsidR="00E92009" w:rsidRPr="00664768">
        <w:rPr>
          <w:rFonts w:ascii="Times New Roman" w:eastAsia="Times New Roman" w:hAnsi="Times New Roman" w:cs="Times New Roman"/>
          <w:bCs/>
          <w:sz w:val="24"/>
          <w:szCs w:val="24"/>
        </w:rPr>
        <w:t xml:space="preserve"> publications</w:t>
      </w:r>
      <w:r w:rsidR="00E92009" w:rsidRPr="00664768">
        <w:rPr>
          <w:rFonts w:ascii="Times New Roman" w:eastAsia="Times New Roman" w:hAnsi="Times New Roman" w:cs="Times New Roman"/>
          <w:sz w:val="24"/>
          <w:szCs w:val="24"/>
        </w:rPr>
        <w:t xml:space="preserve"> that changed the direction of the field?</w:t>
      </w:r>
    </w:p>
    <w:p w:rsidR="00E92009" w:rsidRPr="00664768" w:rsidRDefault="00E92009" w:rsidP="00664768">
      <w:pPr>
        <w:pStyle w:val="ListParagraph"/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768">
        <w:rPr>
          <w:rFonts w:ascii="Times New Roman" w:eastAsia="Times New Roman" w:hAnsi="Times New Roman" w:cs="Times New Roman"/>
          <w:bCs/>
          <w:sz w:val="24"/>
          <w:szCs w:val="24"/>
        </w:rPr>
        <w:t>Gaps:</w:t>
      </w:r>
      <w:r w:rsidRPr="00664768">
        <w:rPr>
          <w:rFonts w:ascii="Times New Roman" w:eastAsia="Times New Roman" w:hAnsi="Times New Roman" w:cs="Times New Roman"/>
          <w:sz w:val="24"/>
          <w:szCs w:val="24"/>
        </w:rPr>
        <w:t xml:space="preserve"> Are there </w:t>
      </w:r>
      <w:r w:rsidR="00664768">
        <w:rPr>
          <w:rFonts w:ascii="Times New Roman" w:eastAsia="Times New Roman" w:hAnsi="Times New Roman" w:cs="Times New Roman"/>
          <w:sz w:val="24"/>
          <w:szCs w:val="24"/>
        </w:rPr>
        <w:t xml:space="preserve">any </w:t>
      </w:r>
      <w:r w:rsidRPr="00664768">
        <w:rPr>
          <w:rFonts w:ascii="Times New Roman" w:eastAsia="Times New Roman" w:hAnsi="Times New Roman" w:cs="Times New Roman"/>
          <w:sz w:val="24"/>
          <w:szCs w:val="24"/>
        </w:rPr>
        <w:t>weaknesses that need to be addressed?</w:t>
      </w:r>
    </w:p>
    <w:p w:rsidR="00E92009" w:rsidRPr="00E92009" w:rsidRDefault="000D5790" w:rsidP="00E92009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5</w:t>
      </w:r>
      <w:r w:rsidR="00E92009" w:rsidRPr="00E92009">
        <w:rPr>
          <w:rFonts w:ascii="Times New Roman" w:eastAsia="Times New Roman" w:hAnsi="Times New Roman" w:cs="Times New Roman"/>
          <w:b/>
          <w:bCs/>
          <w:sz w:val="24"/>
          <w:szCs w:val="24"/>
        </w:rPr>
        <w:t>: Outline your literature review’s structure</w:t>
      </w:r>
    </w:p>
    <w:p w:rsidR="00E92009" w:rsidRPr="00E92009" w:rsidRDefault="00E92009" w:rsidP="00E9200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009">
        <w:rPr>
          <w:rFonts w:ascii="Times New Roman" w:eastAsia="Times New Roman" w:hAnsi="Times New Roman" w:cs="Times New Roman"/>
          <w:sz w:val="24"/>
          <w:szCs w:val="24"/>
        </w:rPr>
        <w:t>There are various approaches to organizing the body of a literature review. You should have a rough idea of your strategy before you start writing.</w:t>
      </w:r>
      <w:r w:rsidR="005203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>Depending on the length of your literature review, you can comb</w:t>
      </w:r>
      <w:r w:rsidR="005203E5">
        <w:rPr>
          <w:rFonts w:ascii="Times New Roman" w:eastAsia="Times New Roman" w:hAnsi="Times New Roman" w:cs="Times New Roman"/>
          <w:sz w:val="24"/>
          <w:szCs w:val="24"/>
        </w:rPr>
        <w:t>ine several of the following strategies.</w:t>
      </w:r>
    </w:p>
    <w:p w:rsidR="00E92009" w:rsidRPr="00E92009" w:rsidRDefault="00E92009" w:rsidP="00E92009">
      <w:pPr>
        <w:pStyle w:val="ListParagraph"/>
        <w:numPr>
          <w:ilvl w:val="0"/>
          <w:numId w:val="18"/>
        </w:num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67647">
        <w:rPr>
          <w:rFonts w:ascii="Times New Roman" w:eastAsia="Times New Roman" w:hAnsi="Times New Roman" w:cs="Times New Roman"/>
          <w:b/>
          <w:bCs/>
          <w:sz w:val="24"/>
          <w:szCs w:val="24"/>
        </w:rPr>
        <w:t>Chronological</w:t>
      </w:r>
      <w:r w:rsidR="00C67647" w:rsidRPr="00C676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>The simplest approach is to trace the development of the topic over time. However, if you choose this strategy, be careful to avoid simply listing and summarizing sources in order.</w:t>
      </w:r>
      <w:r w:rsidR="005B578A" w:rsidRPr="00C67647">
        <w:rPr>
          <w:rFonts w:ascii="Times New Roman" w:eastAsia="Times New Roman" w:hAnsi="Times New Roman" w:cs="Times New Roman"/>
          <w:sz w:val="24"/>
          <w:szCs w:val="24"/>
        </w:rPr>
        <w:t xml:space="preserve"> Try to restrict yourself while going for chronology. 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 xml:space="preserve">Try to </w:t>
      </w:r>
      <w:r w:rsidR="005B578A" w:rsidRPr="00C67647">
        <w:rPr>
          <w:rFonts w:ascii="Times New Roman" w:eastAsia="Times New Roman" w:hAnsi="Times New Roman" w:cs="Times New Roman"/>
          <w:sz w:val="24"/>
          <w:szCs w:val="24"/>
        </w:rPr>
        <w:t xml:space="preserve">find out and 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>analyze patterns, turning points and key debates that have shaped the direction of the field. Give your interpretation of how and why certain developments occurred.</w:t>
      </w:r>
    </w:p>
    <w:p w:rsidR="00E92009" w:rsidRPr="00E92009" w:rsidRDefault="00E92009" w:rsidP="00E92009">
      <w:pPr>
        <w:pStyle w:val="ListParagraph"/>
        <w:numPr>
          <w:ilvl w:val="0"/>
          <w:numId w:val="18"/>
        </w:num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67647">
        <w:rPr>
          <w:rFonts w:ascii="Times New Roman" w:eastAsia="Times New Roman" w:hAnsi="Times New Roman" w:cs="Times New Roman"/>
          <w:b/>
          <w:bCs/>
          <w:sz w:val="24"/>
          <w:szCs w:val="24"/>
        </w:rPr>
        <w:t>Thematic</w:t>
      </w:r>
      <w:r w:rsidR="00C67647" w:rsidRPr="00C676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>If you have found some recurring central themes, you can organize your literature review into subsections that address different aspects of the topic.</w:t>
      </w:r>
      <w:r w:rsidR="00C6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 xml:space="preserve">For example, if you are reviewing literature about inequalities in migrant health </w:t>
      </w:r>
      <w:r w:rsidR="00C67647">
        <w:rPr>
          <w:rFonts w:ascii="Times New Roman" w:eastAsia="Times New Roman" w:hAnsi="Times New Roman" w:cs="Times New Roman"/>
          <w:sz w:val="24"/>
          <w:szCs w:val="24"/>
        </w:rPr>
        <w:lastRenderedPageBreak/>
        <w:t>o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>utcomes, key themes might include healthcare policy, language barriers, cultural attitudes, legal status, and economic access.</w:t>
      </w:r>
    </w:p>
    <w:p w:rsidR="00E92009" w:rsidRPr="00E92009" w:rsidRDefault="00E92009" w:rsidP="00C6764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67647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Methodological</w:t>
      </w:r>
      <w:r w:rsidR="00C67647" w:rsidRPr="00C676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 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>If you draw your sources from different disciplines or fields that use a variety of </w:t>
      </w:r>
      <w:hyperlink r:id="rId27" w:history="1">
        <w:r w:rsidRPr="00C67647">
          <w:rPr>
            <w:rFonts w:ascii="Times New Roman" w:eastAsia="Times New Roman" w:hAnsi="Times New Roman" w:cs="Times New Roman"/>
            <w:sz w:val="24"/>
            <w:szCs w:val="24"/>
          </w:rPr>
          <w:t>research methods</w:t>
        </w:r>
      </w:hyperlink>
      <w:r w:rsidRPr="00E92009">
        <w:rPr>
          <w:rFonts w:ascii="Times New Roman" w:eastAsia="Times New Roman" w:hAnsi="Times New Roman" w:cs="Times New Roman"/>
          <w:sz w:val="24"/>
          <w:szCs w:val="24"/>
        </w:rPr>
        <w:t>, you might want to compare the results and conclusions that emerge from di</w:t>
      </w:r>
      <w:r w:rsidR="00C67647" w:rsidRPr="00C67647">
        <w:rPr>
          <w:rFonts w:ascii="Times New Roman" w:eastAsia="Times New Roman" w:hAnsi="Times New Roman" w:cs="Times New Roman"/>
          <w:sz w:val="24"/>
          <w:szCs w:val="24"/>
        </w:rPr>
        <w:t xml:space="preserve">fferent approaches. For example try to find out 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>what results have emerged in</w:t>
      </w:r>
      <w:hyperlink r:id="rId28" w:history="1">
        <w:r w:rsidRPr="00C67647">
          <w:rPr>
            <w:rFonts w:ascii="Times New Roman" w:eastAsia="Times New Roman" w:hAnsi="Times New Roman" w:cs="Times New Roman"/>
            <w:sz w:val="24"/>
            <w:szCs w:val="24"/>
          </w:rPr>
          <w:t> qualitative versus quantitative research</w:t>
        </w:r>
      </w:hyperlink>
      <w:r w:rsidR="00C67647" w:rsidRPr="00C67647">
        <w:rPr>
          <w:rFonts w:ascii="Times New Roman" w:eastAsia="Times New Roman" w:hAnsi="Times New Roman" w:cs="Times New Roman"/>
          <w:sz w:val="24"/>
          <w:szCs w:val="24"/>
        </w:rPr>
        <w:t xml:space="preserve">. Or, </w:t>
      </w:r>
      <w:r w:rsidR="00C67647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>iscuss how the topic has been approached by empirical versus theoretical scholarship</w:t>
      </w:r>
      <w:r w:rsidR="00C6764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92009" w:rsidRDefault="00E92009" w:rsidP="00E92009">
      <w:pPr>
        <w:pStyle w:val="ListParagraph"/>
        <w:numPr>
          <w:ilvl w:val="0"/>
          <w:numId w:val="18"/>
        </w:numPr>
        <w:spacing w:before="240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67647">
        <w:rPr>
          <w:rFonts w:ascii="Times New Roman" w:eastAsia="Times New Roman" w:hAnsi="Times New Roman" w:cs="Times New Roman"/>
          <w:b/>
          <w:bCs/>
          <w:sz w:val="24"/>
          <w:szCs w:val="24"/>
        </w:rPr>
        <w:t>Theoretical</w:t>
      </w:r>
      <w:r w:rsidR="00C67647" w:rsidRPr="00C676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 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>A literature review is often the foundation for a </w:t>
      </w:r>
      <w:hyperlink r:id="rId29" w:history="1">
        <w:r w:rsidRPr="00C67647">
          <w:rPr>
            <w:rFonts w:ascii="Times New Roman" w:eastAsia="Times New Roman" w:hAnsi="Times New Roman" w:cs="Times New Roman"/>
            <w:sz w:val="24"/>
            <w:szCs w:val="24"/>
          </w:rPr>
          <w:t>theoretical framework</w:t>
        </w:r>
      </w:hyperlink>
      <w:r w:rsidRPr="00E92009">
        <w:rPr>
          <w:rFonts w:ascii="Times New Roman" w:eastAsia="Times New Roman" w:hAnsi="Times New Roman" w:cs="Times New Roman"/>
          <w:sz w:val="24"/>
          <w:szCs w:val="24"/>
        </w:rPr>
        <w:t xml:space="preserve">. You can use it to discuss various theories, models, and definitions of key </w:t>
      </w:r>
      <w:r w:rsidR="00903664" w:rsidRPr="00E92009">
        <w:rPr>
          <w:rFonts w:ascii="Times New Roman" w:eastAsia="Times New Roman" w:hAnsi="Times New Roman" w:cs="Times New Roman"/>
          <w:sz w:val="24"/>
          <w:szCs w:val="24"/>
        </w:rPr>
        <w:t>concepts. You</w:t>
      </w:r>
      <w:r w:rsidRPr="00E92009">
        <w:rPr>
          <w:rFonts w:ascii="Times New Roman" w:eastAsia="Times New Roman" w:hAnsi="Times New Roman" w:cs="Times New Roman"/>
          <w:sz w:val="24"/>
          <w:szCs w:val="24"/>
        </w:rPr>
        <w:t xml:space="preserve"> might argue for the relevance of a specific theoretical approach, or combine various theoretical concepts to create a framework for your research.</w:t>
      </w:r>
    </w:p>
    <w:p w:rsidR="00903664" w:rsidRPr="00903664" w:rsidRDefault="00903664" w:rsidP="00903664">
      <w:pPr>
        <w:pStyle w:val="Heading1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03664">
        <w:rPr>
          <w:rFonts w:ascii="Times New Roman" w:hAnsi="Times New Roman" w:cs="Times New Roman"/>
          <w:bCs w:val="0"/>
          <w:color w:val="auto"/>
          <w:sz w:val="24"/>
          <w:szCs w:val="24"/>
        </w:rPr>
        <w:t>Types of Literature Review</w:t>
      </w:r>
      <w:r>
        <w:rPr>
          <w:rFonts w:ascii="Times New Roman" w:hAnsi="Times New Roman" w:cs="Times New Roman"/>
          <w:bCs w:val="0"/>
          <w:color w:val="auto"/>
          <w:sz w:val="24"/>
          <w:szCs w:val="24"/>
        </w:rPr>
        <w:t xml:space="preserve">: </w:t>
      </w:r>
      <w:r w:rsidRPr="00903664">
        <w:rPr>
          <w:rFonts w:ascii="Times New Roman" w:hAnsi="Times New Roman" w:cs="Times New Roman"/>
          <w:b w:val="0"/>
          <w:color w:val="auto"/>
          <w:sz w:val="24"/>
          <w:szCs w:val="24"/>
        </w:rPr>
        <w:t>There are many types of literature review and the following types of literature review are the most popular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  <w:r w:rsidRPr="00903664">
        <w:rPr>
          <w:rFonts w:ascii="Times New Roman" w:hAnsi="Times New Roman" w:cs="Times New Roman"/>
          <w:b w:val="0"/>
          <w:color w:val="auto"/>
          <w:sz w:val="24"/>
          <w:szCs w:val="24"/>
        </w:rPr>
        <w:t> </w:t>
      </w:r>
    </w:p>
    <w:p w:rsidR="00903664" w:rsidRDefault="00903664" w:rsidP="00903664">
      <w:pPr>
        <w:pStyle w:val="NormalWeb"/>
        <w:numPr>
          <w:ilvl w:val="0"/>
          <w:numId w:val="19"/>
        </w:numPr>
        <w:spacing w:before="0" w:beforeAutospacing="0"/>
        <w:jc w:val="both"/>
      </w:pPr>
      <w:r w:rsidRPr="00903664">
        <w:rPr>
          <w:rStyle w:val="Strong"/>
          <w:b w:val="0"/>
        </w:rPr>
        <w:t>Narrative literature review</w:t>
      </w:r>
      <w:r w:rsidRPr="00B154D4">
        <w:t xml:space="preserve"> summarizes the body of a literature. Narrative review also draws conclusions about the topic and identifies gaps or inconsistencies in a body of knowledge. </w:t>
      </w:r>
      <w:r>
        <w:t>One needs</w:t>
      </w:r>
      <w:r w:rsidRPr="00B154D4">
        <w:t xml:space="preserve"> focused research question to conduct a narrative literature review.</w:t>
      </w:r>
    </w:p>
    <w:p w:rsidR="00903664" w:rsidRPr="00B154D4" w:rsidRDefault="00903664" w:rsidP="00903664">
      <w:pPr>
        <w:pStyle w:val="NormalWeb"/>
        <w:numPr>
          <w:ilvl w:val="0"/>
          <w:numId w:val="19"/>
        </w:numPr>
        <w:spacing w:before="0" w:beforeAutospacing="0"/>
        <w:jc w:val="both"/>
      </w:pPr>
      <w:r w:rsidRPr="00903664">
        <w:rPr>
          <w:rStyle w:val="Strong"/>
          <w:b w:val="0"/>
        </w:rPr>
        <w:t>Systematic literature review</w:t>
      </w:r>
      <w:r w:rsidRPr="00B154D4">
        <w:t> requires more rig</w:t>
      </w:r>
      <w:r>
        <w:t xml:space="preserve">orous and well-defined approach. </w:t>
      </w:r>
      <w:r w:rsidRPr="00B154D4">
        <w:t>Systematic literature review is comprehensive and details the timeframe within which the literature was selected. Systematic literature review can be divided into two categories: meta-analysis and meta-synthesis.</w:t>
      </w:r>
    </w:p>
    <w:p w:rsidR="00903664" w:rsidRPr="00B154D4" w:rsidRDefault="00903664" w:rsidP="00903664">
      <w:pPr>
        <w:pStyle w:val="NormalWeb"/>
        <w:spacing w:before="0" w:beforeAutospacing="0"/>
        <w:ind w:left="1080"/>
        <w:jc w:val="both"/>
      </w:pPr>
      <w:r w:rsidRPr="00B154D4">
        <w:t>When you conduct meta-analysis you take findings from several studies on the same subject and analyze these using standardized statistical procedures. In meta-analysis patterns and relationships are detected and conclusions are drawn. Meta-analysis is associated with deductive research approach.</w:t>
      </w:r>
      <w:r>
        <w:t xml:space="preserve"> </w:t>
      </w:r>
      <w:r w:rsidRPr="00B154D4">
        <w:t>Meta-synthesis, on the other hand, is based on non-statistical techniques. This technique integrates, evaluates and interprets findings of multiple qualitative research studies. Meta-synthesis literature review is conducted usually when following inductive research approach.</w:t>
      </w:r>
    </w:p>
    <w:p w:rsidR="00903664" w:rsidRDefault="00903664" w:rsidP="00903664">
      <w:pPr>
        <w:pStyle w:val="NormalWeb"/>
        <w:numPr>
          <w:ilvl w:val="0"/>
          <w:numId w:val="19"/>
        </w:numPr>
        <w:spacing w:before="0" w:beforeAutospacing="0"/>
      </w:pPr>
      <w:r w:rsidRPr="00903664">
        <w:rPr>
          <w:rStyle w:val="Strong"/>
          <w:b w:val="0"/>
        </w:rPr>
        <w:t>Argumentative literature review</w:t>
      </w:r>
      <w:r>
        <w:rPr>
          <w:rStyle w:val="Strong"/>
          <w:b w:val="0"/>
        </w:rPr>
        <w:t xml:space="preserve"> </w:t>
      </w:r>
      <w:r w:rsidRPr="00B154D4">
        <w:t>examines literature selectively in order to support or refute an argument, deeply imbedded assumption, or philosophical problem already established in the literature. It should be noted that a potential for bias is a major shortcoming associated with argumentative literature review.</w:t>
      </w:r>
    </w:p>
    <w:p w:rsidR="00903664" w:rsidRDefault="00903664" w:rsidP="00903664">
      <w:pPr>
        <w:pStyle w:val="NormalWeb"/>
        <w:numPr>
          <w:ilvl w:val="0"/>
          <w:numId w:val="19"/>
        </w:numPr>
        <w:spacing w:before="0" w:beforeAutospacing="0"/>
      </w:pPr>
      <w:r>
        <w:t>Integrative literature review: It deals with secondary data on a given topic and it generates new frameworks and perspectives on a topic. This type of research is well suited for research where primary data is not easily available or the research does not involve primary data collection and analysis.</w:t>
      </w:r>
      <w:ins w:id="0" w:author="Unknown">
        <w:r w:rsidRPr="00903664">
          <w:t> </w:t>
        </w:r>
      </w:ins>
    </w:p>
    <w:p w:rsidR="00903664" w:rsidRDefault="00903664" w:rsidP="00903664">
      <w:pPr>
        <w:pStyle w:val="NormalWeb"/>
        <w:spacing w:before="0" w:beforeAutospacing="0"/>
      </w:pPr>
    </w:p>
    <w:p w:rsidR="00903664" w:rsidRDefault="00903664" w:rsidP="00903664">
      <w:pPr>
        <w:spacing w:before="240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8003C5" w:rsidRPr="00903664" w:rsidRDefault="008003C5" w:rsidP="00903664">
      <w:pPr>
        <w:spacing w:before="240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sectPr w:rsidR="008003C5" w:rsidRPr="00903664" w:rsidSect="004D4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F34E2"/>
    <w:multiLevelType w:val="multilevel"/>
    <w:tmpl w:val="E364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3F0366"/>
    <w:multiLevelType w:val="hybridMultilevel"/>
    <w:tmpl w:val="1DEC49C4"/>
    <w:lvl w:ilvl="0" w:tplc="F67206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F97BC7"/>
    <w:multiLevelType w:val="multilevel"/>
    <w:tmpl w:val="90A2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D445F3"/>
    <w:multiLevelType w:val="hybridMultilevel"/>
    <w:tmpl w:val="E932A746"/>
    <w:lvl w:ilvl="0" w:tplc="BF9A085A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7F228B"/>
    <w:multiLevelType w:val="multilevel"/>
    <w:tmpl w:val="ACA2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FC5C5D"/>
    <w:multiLevelType w:val="multilevel"/>
    <w:tmpl w:val="47C8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B22F5F"/>
    <w:multiLevelType w:val="multilevel"/>
    <w:tmpl w:val="39E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CA46EB"/>
    <w:multiLevelType w:val="multilevel"/>
    <w:tmpl w:val="D786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DE16F7"/>
    <w:multiLevelType w:val="multilevel"/>
    <w:tmpl w:val="645C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BF6B7A"/>
    <w:multiLevelType w:val="multilevel"/>
    <w:tmpl w:val="CF84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1FA3627"/>
    <w:multiLevelType w:val="multilevel"/>
    <w:tmpl w:val="5F36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32D28C6"/>
    <w:multiLevelType w:val="multilevel"/>
    <w:tmpl w:val="00F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606BD4"/>
    <w:multiLevelType w:val="hybridMultilevel"/>
    <w:tmpl w:val="41D4B61E"/>
    <w:lvl w:ilvl="0" w:tplc="FBCEAC5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88B286F"/>
    <w:multiLevelType w:val="multilevel"/>
    <w:tmpl w:val="B04C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930BEF"/>
    <w:multiLevelType w:val="multilevel"/>
    <w:tmpl w:val="18D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C066917"/>
    <w:multiLevelType w:val="multilevel"/>
    <w:tmpl w:val="B05E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DD19D1"/>
    <w:multiLevelType w:val="multilevel"/>
    <w:tmpl w:val="2F86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DB1C73"/>
    <w:multiLevelType w:val="multilevel"/>
    <w:tmpl w:val="3234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8D765E"/>
    <w:multiLevelType w:val="multilevel"/>
    <w:tmpl w:val="42C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17"/>
  </w:num>
  <w:num w:numId="4">
    <w:abstractNumId w:val="5"/>
  </w:num>
  <w:num w:numId="5">
    <w:abstractNumId w:val="18"/>
  </w:num>
  <w:num w:numId="6">
    <w:abstractNumId w:val="13"/>
  </w:num>
  <w:num w:numId="7">
    <w:abstractNumId w:val="11"/>
  </w:num>
  <w:num w:numId="8">
    <w:abstractNumId w:val="16"/>
  </w:num>
  <w:num w:numId="9">
    <w:abstractNumId w:val="4"/>
  </w:num>
  <w:num w:numId="10">
    <w:abstractNumId w:val="8"/>
  </w:num>
  <w:num w:numId="11">
    <w:abstractNumId w:val="15"/>
  </w:num>
  <w:num w:numId="12">
    <w:abstractNumId w:val="6"/>
  </w:num>
  <w:num w:numId="13">
    <w:abstractNumId w:val="10"/>
  </w:num>
  <w:num w:numId="14">
    <w:abstractNumId w:val="2"/>
  </w:num>
  <w:num w:numId="15">
    <w:abstractNumId w:val="0"/>
  </w:num>
  <w:num w:numId="16">
    <w:abstractNumId w:val="7"/>
  </w:num>
  <w:num w:numId="17">
    <w:abstractNumId w:val="1"/>
  </w:num>
  <w:num w:numId="18">
    <w:abstractNumId w:val="12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A761E"/>
    <w:rsid w:val="000C1240"/>
    <w:rsid w:val="000D5790"/>
    <w:rsid w:val="001A3519"/>
    <w:rsid w:val="001E2FBF"/>
    <w:rsid w:val="00311998"/>
    <w:rsid w:val="004D1B1F"/>
    <w:rsid w:val="004D45CE"/>
    <w:rsid w:val="004F5463"/>
    <w:rsid w:val="005203E5"/>
    <w:rsid w:val="005637F1"/>
    <w:rsid w:val="005B578A"/>
    <w:rsid w:val="00664768"/>
    <w:rsid w:val="007B51C7"/>
    <w:rsid w:val="008003C5"/>
    <w:rsid w:val="008F37F2"/>
    <w:rsid w:val="00903664"/>
    <w:rsid w:val="009E3E71"/>
    <w:rsid w:val="00B154D4"/>
    <w:rsid w:val="00C211C9"/>
    <w:rsid w:val="00C67647"/>
    <w:rsid w:val="00CA6DCE"/>
    <w:rsid w:val="00DA761E"/>
    <w:rsid w:val="00E44B42"/>
    <w:rsid w:val="00E92009"/>
    <w:rsid w:val="00F210EB"/>
    <w:rsid w:val="00FB45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5CE"/>
  </w:style>
  <w:style w:type="paragraph" w:styleId="Heading1">
    <w:name w:val="heading 1"/>
    <w:basedOn w:val="Normal"/>
    <w:next w:val="Normal"/>
    <w:link w:val="Heading1Char"/>
    <w:uiPriority w:val="9"/>
    <w:qFormat/>
    <w:rsid w:val="001A35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920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20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7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A761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A761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920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200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1A35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210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75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7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575">
          <w:marLeft w:val="0"/>
          <w:marRight w:val="-2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26046">
                  <w:marLeft w:val="0"/>
                  <w:marRight w:val="0"/>
                  <w:marTop w:val="0"/>
                  <w:marBottom w:val="272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60962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5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0917">
                  <w:marLeft w:val="0"/>
                  <w:marRight w:val="0"/>
                  <w:marTop w:val="0"/>
                  <w:marBottom w:val="272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5355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7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00162">
                  <w:marLeft w:val="0"/>
                  <w:marRight w:val="0"/>
                  <w:marTop w:val="0"/>
                  <w:marBottom w:val="272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73466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1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33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54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9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43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1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4802">
                  <w:marLeft w:val="0"/>
                  <w:marRight w:val="0"/>
                  <w:marTop w:val="0"/>
                  <w:marBottom w:val="272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212136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0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6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4385">
                  <w:marLeft w:val="0"/>
                  <w:marRight w:val="0"/>
                  <w:marTop w:val="0"/>
                  <w:marBottom w:val="272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55577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0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63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8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ribbr.com/dissertation/literature-review/" TargetMode="External"/><Relationship Id="rId13" Type="http://schemas.openxmlformats.org/officeDocument/2006/relationships/hyperlink" Target="https://www.scribbr.com/dissertation/abstract/" TargetMode="External"/><Relationship Id="rId18" Type="http://schemas.openxmlformats.org/officeDocument/2006/relationships/hyperlink" Target="https://www.nlm.nih.gov/bsd/medline.html" TargetMode="External"/><Relationship Id="rId26" Type="http://schemas.openxmlformats.org/officeDocument/2006/relationships/hyperlink" Target="https://www.scribbr.com/mla-citation-generato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cribbr.com/citing-sources/craap-test/" TargetMode="External"/><Relationship Id="rId7" Type="http://schemas.openxmlformats.org/officeDocument/2006/relationships/hyperlink" Target="https://www.scribbr.com/?cat_ID=14816" TargetMode="External"/><Relationship Id="rId12" Type="http://schemas.openxmlformats.org/officeDocument/2006/relationships/hyperlink" Target="https://www.scribbr.com/?cat_ID=20205" TargetMode="External"/><Relationship Id="rId17" Type="http://schemas.openxmlformats.org/officeDocument/2006/relationships/hyperlink" Target="http://muse.jhu.edu/" TargetMode="External"/><Relationship Id="rId25" Type="http://schemas.openxmlformats.org/officeDocument/2006/relationships/hyperlink" Target="https://www.scribbr.com/apa-citation-generato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bsco.com/products/research-databases" TargetMode="External"/><Relationship Id="rId20" Type="http://schemas.openxmlformats.org/officeDocument/2006/relationships/hyperlink" Target="https://www.theiet.org/publishing/inspec/" TargetMode="External"/><Relationship Id="rId29" Type="http://schemas.openxmlformats.org/officeDocument/2006/relationships/hyperlink" Target="https://www.scribbr.com/dissertation/theoretical-framework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ribbr.com/category/dissertation/" TargetMode="External"/><Relationship Id="rId11" Type="http://schemas.openxmlformats.org/officeDocument/2006/relationships/hyperlink" Target="https://www.scribbr.com/dissertation/methodology/" TargetMode="External"/><Relationship Id="rId24" Type="http://schemas.openxmlformats.org/officeDocument/2006/relationships/hyperlink" Target="https://www.scribbr.com/chicago-style/annotated-bibliography/" TargetMode="External"/><Relationship Id="rId5" Type="http://schemas.openxmlformats.org/officeDocument/2006/relationships/hyperlink" Target="https://www.scribbr.com/research-process/research-questions/" TargetMode="External"/><Relationship Id="rId15" Type="http://schemas.openxmlformats.org/officeDocument/2006/relationships/hyperlink" Target="https://www.jstor.org/" TargetMode="External"/><Relationship Id="rId23" Type="http://schemas.openxmlformats.org/officeDocument/2006/relationships/hyperlink" Target="https://www.scribbr.com/category/plagiarism/" TargetMode="External"/><Relationship Id="rId28" Type="http://schemas.openxmlformats.org/officeDocument/2006/relationships/hyperlink" Target="https://www.scribbr.com/methodology/qualitative-quantitative-research/" TargetMode="External"/><Relationship Id="rId10" Type="http://schemas.openxmlformats.org/officeDocument/2006/relationships/hyperlink" Target="https://www.scribbr.com/dissertation/theoretical-framework/" TargetMode="External"/><Relationship Id="rId19" Type="http://schemas.openxmlformats.org/officeDocument/2006/relationships/hyperlink" Target="https://www.aeaweb.org/econlit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cribbr.com/research-process/research-problem/" TargetMode="External"/><Relationship Id="rId14" Type="http://schemas.openxmlformats.org/officeDocument/2006/relationships/hyperlink" Target="https://scholar.google.com/" TargetMode="External"/><Relationship Id="rId22" Type="http://schemas.openxmlformats.org/officeDocument/2006/relationships/hyperlink" Target="https://www.scribbr.com/category/citing-sources/" TargetMode="External"/><Relationship Id="rId27" Type="http://schemas.openxmlformats.org/officeDocument/2006/relationships/hyperlink" Target="https://www.scribbr.com/category/methodology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1467</Words>
  <Characters>8366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49</cp:revision>
  <dcterms:created xsi:type="dcterms:W3CDTF">2020-08-29T06:12:00Z</dcterms:created>
  <dcterms:modified xsi:type="dcterms:W3CDTF">2020-08-29T10:14:00Z</dcterms:modified>
</cp:coreProperties>
</file>